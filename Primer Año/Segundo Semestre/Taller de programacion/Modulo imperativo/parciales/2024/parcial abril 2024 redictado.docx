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sdt>
        <w:sdtPr>
          <w:id w:val="540775931"/>
          <w:tag w:val="goog_rdk_0"/>
        </w:sdtPr>
        <w:sdtContent>
          <w:ins w:author="luciano cardo" w:id="0" w:date="2025-08-21T23:51:05Z"/>
          <w:sdt>
            <w:sdtPr>
              <w:id w:val="131474333"/>
              <w:tag w:val="goog_rdk_1"/>
            </w:sdtPr>
            <w:sdtContent>
              <w:ins w:author="luciano cardo" w:id="0" w:date="2025-08-21T23:51:05Z">
                <w:r w:rsidDel="00000000" w:rsidR="00000000" w:rsidRPr="00000000">
                  <w:rPr>
                    <w:rtl w:val="0"/>
                    <w:rPrChange w:author="luciano cardo" w:id="1" w:date="2025-08-21T23:51:05Z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–/04/2024 (REDICTADO)</w:t>
                  <w:br w:type="textWrapping"/>
                </w:r>
              </w:ins>
            </w:sdtContent>
          </w:sdt>
          <w:ins w:author="luciano cardo" w:id="0" w:date="2025-08-21T23:51:05Z"/>
        </w:sdtContent>
      </w:sdt>
      <w:r w:rsidDel="00000000" w:rsidR="00000000" w:rsidRPr="00000000">
        <w:rPr>
          <w:rtl w:val="0"/>
        </w:rPr>
        <w:t xml:space="preserve">Un supermercado quiere llevar un registro de todas sus ventas, de cada venta se lee el codigo, dni del cliente, suscursal en la que compró (1..5) y monto gastado, la lectura se detiene con el código de venta 0, se pide: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A- crear una estructura eficiente para la busqueda por dni de cliente, de cada cliente se guarda el monto gastado en cada sucursal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B-un módulo que reciba la estructura generada en A y un número de sucursal y retorne la cantidad de clientes que no gastaron nada en la sucursal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C-un modulo que reciba la estructura generara en A y un dni y retorne el monto total general gastado por dicho dni (es decir, la suma de los montos de todas las sucursales)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S8hOCsER8ILnL9/SSVTR31khQ==">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