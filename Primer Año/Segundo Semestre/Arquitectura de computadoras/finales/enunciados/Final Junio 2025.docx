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final de arqui de ayer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Final Jun25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a.Explique el mecanismo de interrupcion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explique  las fuentes de una interrupcion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a. explique los tipos de correspondencia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b. explique las politicas de escritura desde la coherencia de datos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Que entiende por segmentacion de cauce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explique sus ventajas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a. Describe 3 tipos de atascos en segmentacion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 que tipo de retardo tienen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explique un cluster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b. Que tipo de coherencia de datos tiene un MIMD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ns w:author="bricio Matos" w:id="1" w:date="2026-08-17T14:06:10Z"/>
        </w:rPr>
      </w:pPr>
      <w:ins w:author="bricio Matos" w:id="1" w:date="2026-08-17T14:06:1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sectPrChange w:author="Theo F" w:id="0" w:date="2026-08-19T11:17:04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ins w:author="Theo F" w:id="2" w:date="2026-08-19T11:17:04Z"/>
        <w:rPrChange w:author="Theo F" w:id="0" w:date="2026-08-19T11:17:04Z">
          <w:rPr/>
        </w:rPrChange>
      </w:rPr>
    </w:pPr>
    <w:ins w:author="Theo F" w:id="2" w:date="2026-08-19T11:17:04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