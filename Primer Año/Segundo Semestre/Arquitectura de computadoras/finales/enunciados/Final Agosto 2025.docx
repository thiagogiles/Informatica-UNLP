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ns w:author="Luciano Barone" w:id="0" w:date="2026-07-30T22:27:04Z"/>
        </w:rPr>
      </w:pPr>
      <w:ins w:author="Luciano Barone" w:id="0" w:date="2026-07-30T22:27:04Z">
        <w:r w:rsidDel="00000000" w:rsidR="00000000" w:rsidRPr="00000000">
          <w:rPr>
            <w:rtl w:val="0"/>
          </w:rPr>
          <w:t xml:space="preserve">agosto 2025</w:t>
        </w:r>
      </w:ins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a. que metodos como pasaje de parametros podemos utilizar en una computadora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b.cuales son las diferencias entre terminacion de un subrutina y gestor de interrupciones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a.Esquematice y describa la estructura interna de un pic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b.describir el funcionamiento de E/S programada con espera de respuesta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a.Cuales son los elementos a tener en cuenta para el diseño de una cache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b.La coherencia de un sistema jerarquico puede verse afectado por el uso del DMA?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a. De que depende el paralelismo de una maquina superescalar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b.Cual es el objetivo de usar la tecnica de renombre de registro en un procesador superescalar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a.Que elementos caracteristicos describen un bus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b.Que son los MIMD en la taxonomia de flynn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